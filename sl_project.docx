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9315B">
      <w:pPr>
        <w:rPr>
          <w:b/>
          <w:bCs/>
        </w:rPr>
      </w:pPr>
      <w:bookmarkStart w:id="0" w:name="_GoBack"/>
      <w:bookmarkEnd w:id="0"/>
      <w:r>
        <w:rPr>
          <w:b/>
          <w:bCs/>
        </w:rPr>
        <w:t>What the project is</w:t>
      </w:r>
    </w:p>
    <w:p w14:paraId="6597301F">
      <w:r>
        <w:t xml:space="preserve">A Python GUI app to record video from cameras (UVC webcams + Intel RealSense), built with pyrealsense2 and uv. It's split into a </w:t>
      </w:r>
      <w:r>
        <w:rPr>
          <w:b/>
          <w:bCs/>
        </w:rPr>
        <w:t>POC</w:t>
      </w:r>
      <w:r>
        <w:t xml:space="preserve"> plus </w:t>
      </w:r>
      <w:r>
        <w:rPr>
          <w:b/>
          <w:bCs/>
        </w:rPr>
        <w:t>three paid deliverables</w:t>
      </w:r>
      <w:r>
        <w:t>, each unlocking payment.</w:t>
      </w:r>
    </w:p>
    <w:p w14:paraId="741DFAB6">
      <w:pPr>
        <w:rPr>
          <w:b/>
          <w:bCs/>
        </w:rPr>
      </w:pPr>
      <w:r>
        <w:rPr>
          <w:b/>
          <w:bCs/>
        </w:rPr>
        <w:t>The functional requirements (R1–R10)</w:t>
      </w:r>
    </w:p>
    <w:p w14:paraId="3D281612">
      <w:pPr>
        <w:numPr>
          <w:ilvl w:val="0"/>
          <w:numId w:val="1"/>
        </w:numPr>
      </w:pPr>
      <w:r>
        <w:rPr>
          <w:b/>
          <w:bCs/>
        </w:rPr>
        <w:t>R1–R2</w:t>
      </w:r>
      <w:r>
        <w:t>: Detect connected cameras (UVC and RealSense), list/change their settings (fps, resolution, format)</w:t>
      </w:r>
    </w:p>
    <w:p w14:paraId="45E3976A">
      <w:pPr>
        <w:numPr>
          <w:ilvl w:val="0"/>
          <w:numId w:val="1"/>
        </w:numPr>
      </w:pPr>
      <w:r>
        <w:rPr>
          <w:b/>
          <w:bCs/>
        </w:rPr>
        <w:t>R3</w:t>
      </w:r>
      <w:r>
        <w:t>: Stream 2+ cameras simultaneously — this maps to your "if we have 2 or 3 cameras, should be able to configure naming" note</w:t>
      </w:r>
    </w:p>
    <w:p w14:paraId="4734A668">
      <w:pPr>
        <w:numPr>
          <w:ilvl w:val="0"/>
          <w:numId w:val="1"/>
        </w:numPr>
      </w:pPr>
      <w:r>
        <w:rPr>
          <w:b/>
          <w:bCs/>
        </w:rPr>
        <w:t>R4</w:t>
      </w:r>
      <w:r>
        <w:t>: User picks save folder + filename prefix (e.g. cam1, cam2)</w:t>
      </w:r>
    </w:p>
    <w:p w14:paraId="49E0C902">
      <w:pPr>
        <w:numPr>
          <w:ilvl w:val="0"/>
          <w:numId w:val="1"/>
        </w:numPr>
      </w:pPr>
      <w:r>
        <w:rPr>
          <w:b/>
          <w:bCs/>
        </w:rPr>
        <w:t>R5–R6</w:t>
      </w:r>
      <w:r>
        <w:t>: "Arm" specific cameras as selected-for-recording, but one button records all armed cameras together</w:t>
      </w:r>
    </w:p>
    <w:p w14:paraId="4F8C3AC7">
      <w:pPr>
        <w:numPr>
          <w:ilvl w:val="0"/>
          <w:numId w:val="1"/>
        </w:numPr>
      </w:pPr>
      <w:r>
        <w:rPr>
          <w:b/>
          <w:bCs/>
        </w:rPr>
        <w:t>R7</w:t>
      </w:r>
      <w:r>
        <w:t>: Must support Full HD at 120fps — this is the hard technical constraint</w:t>
      </w:r>
    </w:p>
    <w:p w14:paraId="51B7B118">
      <w:pPr>
        <w:numPr>
          <w:ilvl w:val="0"/>
          <w:numId w:val="1"/>
        </w:numPr>
      </w:pPr>
      <w:r>
        <w:rPr>
          <w:b/>
          <w:bCs/>
        </w:rPr>
        <w:t>R8</w:t>
      </w:r>
      <w:r>
        <w:t>: After recording, a popup asks "review footage?" that auto-dismisses in 5s</w:t>
      </w:r>
    </w:p>
    <w:p w14:paraId="0F11C688">
      <w:pPr>
        <w:numPr>
          <w:ilvl w:val="0"/>
          <w:numId w:val="1"/>
        </w:numPr>
      </w:pPr>
      <w:r>
        <w:rPr>
          <w:b/>
          <w:bCs/>
        </w:rPr>
        <w:t>R9</w:t>
      </w:r>
      <w:r>
        <w:t>: Playback/browsing of saved recordings</w:t>
      </w:r>
    </w:p>
    <w:p w14:paraId="37F9F698">
      <w:pPr>
        <w:numPr>
          <w:ilvl w:val="0"/>
          <w:numId w:val="1"/>
        </w:numPr>
      </w:pPr>
      <w:r>
        <w:rPr>
          <w:b/>
          <w:bCs/>
        </w:rPr>
        <w:t>R10</w:t>
      </w:r>
      <w:r>
        <w:t>: Export .bag/.db3 → .mp4 (h264/h265) — this is where your "compression" and "1GB/s" notes come in</w:t>
      </w:r>
    </w:p>
    <w:p w14:paraId="0B75FEFD">
      <w:pPr>
        <w:rPr>
          <w:b/>
          <w:bCs/>
        </w:rPr>
      </w:pPr>
      <w:r>
        <w:rPr>
          <w:b/>
          <w:bCs/>
        </w:rPr>
        <w:t>System design (the part you flagged as important)</w:t>
      </w:r>
    </w:p>
    <w:p w14:paraId="48C3D440">
      <w:r>
        <w:t>camera handler → stream viewer (live preview)</w:t>
      </w:r>
    </w:p>
    <w:p w14:paraId="1BB278C3">
      <w:r>
        <w:t>camera handler → processor (compression) → recorder</w:t>
      </w:r>
    </w:p>
    <w:p w14:paraId="28CF9EB1">
      <w:r>
        <w:t>This directly explains your note about "processing has to pass through recorder, only one pipeline." Raw RealSense streams are ~1GB/s uncompressed — way too much to write to disk in real time at FHD/120fps. So a compression stage sits between the camera and the disk write. Your note about frames getting dropped/discarded when the recorder can't keep up is exactly the bottleneck this design exists to solve — if the processor+recorder path is slower than the incoming frame rate, frames queue up (your "put it in the queue → RAM" note) and eventually get dropped since you can't buffer indefinitely.</w:t>
      </w:r>
    </w:p>
    <w:p w14:paraId="4007BB93">
      <w:pPr>
        <w:rPr>
          <w:b/>
          <w:bCs/>
        </w:rPr>
      </w:pPr>
      <w:r>
        <w:rPr>
          <w:b/>
          <w:bCs/>
        </w:rPr>
        <w:t>The three deliverables — what's actually being asked of you</w:t>
      </w:r>
    </w:p>
    <w:p w14:paraId="03B3D6FD">
      <w:r>
        <w:rPr>
          <w:b/>
          <w:bCs/>
        </w:rPr>
        <w:t>POC-1</w:t>
      </w:r>
      <w:r>
        <w:t xml:space="preserve"> (the interesting pivot): Notice the requirement was crossed out — </w:t>
      </w:r>
      <w:r>
        <w:rPr>
          <w:i/>
          <w:iCs/>
        </w:rPr>
        <w:t>"</w:t>
      </w:r>
      <w:del w:id="0" w:author="Unknown">
        <w:r>
          <w:rPr>
            <w:i/>
            <w:iCs/>
          </w:rPr>
          <w:delText>use pyrealsense2</w:delText>
        </w:r>
      </w:del>
      <w:r>
        <w:rPr>
          <w:i/>
          <w:iCs/>
        </w:rPr>
        <w:t>"</w:t>
      </w:r>
      <w:r>
        <w:t xml:space="preserve"> → </w:t>
      </w:r>
      <w:r>
        <w:rPr>
          <w:b/>
          <w:bCs/>
        </w:rPr>
        <w:t>use cv2 instead</w:t>
      </w:r>
      <w:r>
        <w:t xml:space="preserve">, and test against an </w:t>
      </w:r>
      <w:r>
        <w:rPr>
          <w:b/>
          <w:bCs/>
        </w:rPr>
        <w:t>Elgato capture card</w:t>
      </w:r>
      <w:r>
        <w:t xml:space="preserve"> at FHD 120fps, not the RealSense camera itself. This matches your note "only work with webcam" — they're deliberately proving out the recording pipeline's raw throughput (FHD/120fps, no drops, logged CPU/RAM/disk usage) using a </w:t>
      </w:r>
      <w:r>
        <w:rPr>
          <w:i/>
          <w:iCs/>
        </w:rPr>
        <w:t>simpler, faster</w:t>
      </w:r>
      <w:r>
        <w:t xml:space="preserve"> camera path before touching RealSense's added complexity (depth streams, stereo, hand-rotation ambiguity you mentioned). Success = plays back cleanly in RealSense Viewer, no frame drops, resource usage logged.</w:t>
      </w:r>
    </w:p>
    <w:p w14:paraId="254B608F">
      <w:r>
        <w:rPr>
          <w:b/>
          <w:bCs/>
        </w:rPr>
        <w:t>Deliverable 1</w:t>
      </w:r>
      <w:r>
        <w:t>: Now swap in real pyrealsense2 and implement R1–R6 — the camera discovery/config/multi-cam/arming/naming features.</w:t>
      </w:r>
    </w:p>
    <w:p w14:paraId="57C40DB6">
      <w:r>
        <w:rPr>
          <w:b/>
          <w:bCs/>
        </w:rPr>
        <w:t>Deliverable 2</w:t>
      </w:r>
      <w:r>
        <w:t>: R8–R10 — the playback popup, browsing, and format export/conversion.</w:t>
      </w:r>
    </w:p>
    <w:p w14:paraId="174EEF10">
      <w:pPr>
        <w:rPr>
          <w:b/>
          <w:bCs/>
        </w:rPr>
      </w:pPr>
      <w:r>
        <w:rPr>
          <w:b/>
          <w:bCs/>
        </w:rPr>
        <w:t>Practical next steps for you</w:t>
      </w:r>
    </w:p>
    <w:p w14:paraId="4A35FA86">
      <w:pPr>
        <w:numPr>
          <w:ilvl w:val="0"/>
          <w:numId w:val="2"/>
        </w:numPr>
      </w:pPr>
      <w:r>
        <w:t>Start POC-1: build the cv2-based recorder against the Elgato card, prove FHD/120fps with zero drops, log CPU/RAM/disk during recording.</w:t>
      </w:r>
    </w:p>
    <w:p w14:paraId="13D8CBFC">
      <w:pPr>
        <w:numPr>
          <w:ilvl w:val="0"/>
          <w:numId w:val="2"/>
        </w:numPr>
      </w:pPr>
      <w:r>
        <w:t>Design the queue/threading model now (camera handler thread → queue → processor thread → recorder thread) since that's the crux of the "only one pipeline, drops if it can't keep up" problem.</w:t>
      </w:r>
    </w:p>
    <w:p w14:paraId="7F164C33">
      <w:pPr>
        <w:numPr>
          <w:ilvl w:val="0"/>
          <w:numId w:val="2"/>
        </w:numPr>
      </w:pPr>
      <w:r>
        <w:t>Note the OS-specific mention: RealSense's official OS helper only supports Linux, so you'll need to build the Windows equivalent yourself.</w:t>
      </w:r>
    </w:p>
    <w:p w14:paraId="15762F93">
      <w:pPr>
        <w:numPr>
          <w:ilvl w:val="0"/>
          <w:numId w:val="2"/>
        </w:numPr>
      </w:pPr>
      <w:r>
        <w:t>Your "reuse for driver license" idea is a stretch goal, not a stated requirement — worth flagging to whoever owns the ticket rather than building it in silently.</w:t>
      </w:r>
    </w:p>
    <w:p w14:paraId="720BD55E"/>
    <w:p w14:paraId="4B05757A"/>
    <w:p w14:paraId="2B78ACC0">
      <w:pPr>
        <w:rPr>
          <w:b/>
          <w:bCs/>
        </w:rPr>
      </w:pPr>
      <w:r>
        <w:rPr>
          <w:b/>
          <w:bCs/>
        </w:rPr>
        <w:t>ISSUE</w:t>
      </w:r>
    </w:p>
    <w:p w14:paraId="4F881D03">
      <w:r>
        <w:t>Develop a python GUI program that use pyrealsense2 to perform a video recording.</w:t>
      </w:r>
    </w:p>
    <w:p w14:paraId="33CDDF12">
      <w:pPr>
        <w:rPr>
          <w:b/>
          <w:bCs/>
        </w:rPr>
      </w:pPr>
      <w:r>
        <w:rPr>
          <w:b/>
          <w:bCs/>
        </w:rPr>
        <w:t>Functional Requirement</w:t>
      </w:r>
    </w:p>
    <w:p w14:paraId="7BF38D5A">
      <w:pPr>
        <w:numPr>
          <w:ilvl w:val="0"/>
          <w:numId w:val="3"/>
        </w:numPr>
      </w:pPr>
      <w:r>
        <w:t>R1: List the camera (UVC, realsense) connected to the PC</w:t>
      </w:r>
    </w:p>
    <w:p w14:paraId="4982B167">
      <w:r>
        <w:t>R2: List and Change the camera configuration (framerate/fps, resolution, data format)</w:t>
      </w:r>
    </w:p>
    <w:p w14:paraId="35DC9210">
      <w:r>
        <w:t>R3: Can stream multiple cameras (at least 2)</w:t>
      </w:r>
    </w:p>
    <w:p w14:paraId="69DC3AE3">
      <w:r>
        <w:t>R4: User can choose the folder to save and naming prefix (cam1, cam2, m, r)</w:t>
      </w:r>
    </w:p>
    <w:p w14:paraId="40CC16D1">
      <w:r>
        <w:t>R5: Selectable (arming) which camera to record</w:t>
      </w:r>
    </w:p>
    <w:p w14:paraId="70942F88">
      <w:r>
        <w:t>R6: Single record button that will record all armed cameras</w:t>
      </w:r>
    </w:p>
    <w:p w14:paraId="7FF06BEA">
      <w:r>
        <w:t>R7: Support the recording of FHD 120FPS</w:t>
      </w:r>
    </w:p>
    <w:p w14:paraId="4568E56C">
      <w:r>
        <w:t>R8: When the recording is saved, has a pop-up to ask if the user want to review the footage (message disaapear in 5 seconds)</w:t>
      </w:r>
    </w:p>
    <w:p w14:paraId="64362BFC">
      <w:r>
        <w:t>R9: Can browse and playback video</w:t>
      </w:r>
    </w:p>
    <w:p w14:paraId="0D4254E4">
      <w:r>
        <w:t>R10: Has export feature to convert from .bag and .bd3 to mp4 with h264 or h265</w:t>
      </w:r>
    </w:p>
    <w:p w14:paraId="44BF6959">
      <w:pPr>
        <w:rPr>
          <w:b/>
          <w:bCs/>
        </w:rPr>
      </w:pPr>
      <w:r>
        <w:rPr>
          <w:b/>
          <w:bCs/>
        </w:rPr>
        <w:t>System Design</w:t>
      </w:r>
    </w:p>
    <w:p w14:paraId="7E394FD9">
      <w:r>
        <w:t>camera handler --- sub ---&gt; stream viewer</w:t>
      </w:r>
      <w:r>
        <w:br w:type="textWrapping"/>
      </w:r>
      <w:r>
        <w:t>camera handler --- sub ---&gt; recorder</w:t>
      </w:r>
    </w:p>
    <w:p w14:paraId="77B933D6">
      <w:r>
        <w:t>The data being read is around 1GB/s without compression.</w:t>
      </w:r>
    </w:p>
    <w:p w14:paraId="17068A43">
      <w:r>
        <w:t>camera handler --- sub ---&gt; processor (compression) --&gt; recorder</w:t>
      </w:r>
    </w:p>
    <w:p w14:paraId="70F2E702">
      <w:r>
        <w:t>The recording should goes through processing pipeline that will handle the compression to save storage.</w:t>
      </w:r>
    </w:p>
    <w:p w14:paraId="31951A2F">
      <w:pPr>
        <w:rPr>
          <w:b/>
          <w:bCs/>
        </w:rPr>
      </w:pPr>
      <w:r>
        <w:rPr>
          <w:b/>
          <w:bCs/>
        </w:rPr>
        <w:t>Additional Context</w:t>
      </w:r>
    </w:p>
    <w:p w14:paraId="401A4AA0">
      <w:pPr>
        <w:numPr>
          <w:ilvl w:val="0"/>
          <w:numId w:val="4"/>
        </w:numPr>
      </w:pPr>
      <w:r>
        <w:t>Use Python and uv for development</w:t>
      </w:r>
    </w:p>
    <w:p w14:paraId="4BADB5E4">
      <w:pPr>
        <w:numPr>
          <w:ilvl w:val="0"/>
          <w:numId w:val="4"/>
        </w:numPr>
      </w:pPr>
      <w:r>
        <w:t>Use pyrealsense2 library for streaming from camera (because we have a specialize camera name "realsense"</w:t>
      </w:r>
    </w:p>
    <w:p w14:paraId="6227B688">
      <w:pPr>
        <w:numPr>
          <w:ilvl w:val="0"/>
          <w:numId w:val="4"/>
        </w:numPr>
      </w:pPr>
      <w:r>
        <w:t>Use python GUI library so it works everywhere</w:t>
      </w:r>
    </w:p>
    <w:p w14:paraId="28925CEB">
      <w:pPr>
        <w:numPr>
          <w:ilvl w:val="0"/>
          <w:numId w:val="4"/>
        </w:numPr>
      </w:pPr>
      <w:r>
        <w:t>The recording should support extension ".bag" and ".db3"</w:t>
      </w:r>
    </w:p>
    <w:p w14:paraId="1203713A">
      <w:pPr>
        <w:rPr>
          <w:b/>
          <w:bCs/>
        </w:rPr>
      </w:pPr>
      <w:r>
        <w:rPr>
          <w:b/>
          <w:bCs/>
        </w:rPr>
        <w:t>Deliverable</w:t>
      </w:r>
    </w:p>
    <w:p w14:paraId="291B66FC">
      <w:pPr>
        <w:rPr>
          <w:b/>
          <w:bCs/>
        </w:rPr>
      </w:pPr>
      <w:r>
        <w:rPr>
          <w:b/>
          <w:bCs/>
        </w:rPr>
        <w:t>POC-1</w:t>
      </w:r>
    </w:p>
    <w:p w14:paraId="1B4A8BC5">
      <w:r>
        <w:t>We want to proof first that the recorder can support up to FHD 120FPS.</w:t>
      </w:r>
      <w:r>
        <w:br w:type="textWrapping"/>
      </w:r>
      <w:r>
        <w:t>Here, the milestone would be</w:t>
      </w:r>
    </w:p>
    <w:p w14:paraId="15E0BD37">
      <w:r>
        <w:rPr>
          <w:b/>
          <w:bCs/>
        </w:rPr>
        <w:t>Feature</w:t>
      </w:r>
    </w:p>
    <w:p w14:paraId="69C7A6BE">
      <w:pPr>
        <w:numPr>
          <w:ilvl w:val="0"/>
          <w:numId w:val="5"/>
        </w:numPr>
      </w:pPr>
      <w:r>
        <w:t>R7: Support the recording of FHD 120FPS</w:t>
      </w:r>
    </w:p>
    <w:p w14:paraId="2B54B6F8">
      <w:r>
        <w:rPr>
          <w:b/>
          <w:bCs/>
        </w:rPr>
        <w:t>Task break down</w:t>
      </w:r>
    </w:p>
    <w:p w14:paraId="6BFC09CE">
      <w:del w:id="1" w:author="Unknown">
        <w:r>
          <w:rPr/>
          <w:delText>- [ ] Use pyrealsense2 to stream and record the laptop webcam and basic configuration</w:delText>
        </w:r>
      </w:del>
    </w:p>
    <w:p w14:paraId="3F110924">
      <w:pPr>
        <w:numPr>
          <w:ilvl w:val="0"/>
          <w:numId w:val="6"/>
        </w:numPr>
      </w:pPr>
      <w:r>
        <w:t>Use cv2 to stream and record the laptop webcam and basic configuration</w:t>
      </w:r>
    </w:p>
    <w:p w14:paraId="0B9873BC">
      <w:r>
        <w:t>We test the software with the elgato capture card at FHD 120FPS</w:t>
      </w:r>
    </w:p>
    <w:p w14:paraId="729CBBF9">
      <w:r>
        <w:rPr>
          <w:b/>
          <w:bCs/>
        </w:rPr>
        <w:t>test scenario</w:t>
      </w:r>
    </w:p>
    <w:p w14:paraId="01E44702">
      <w:pPr>
        <w:numPr>
          <w:ilvl w:val="0"/>
          <w:numId w:val="7"/>
        </w:numPr>
      </w:pPr>
      <w:r>
        <w:t>Successfully record the capture video at FHD 120 FPS without framedrop/frameskip</w:t>
      </w:r>
    </w:p>
    <w:p w14:paraId="2D84BB78">
      <w:r>
        <w:t>The recorded file can be open in Realsense viewer</w:t>
      </w:r>
    </w:p>
    <w:p w14:paraId="5818B6B9">
      <w:r>
        <w:t>Log the system usage (CPU, RAM, Disk)</w:t>
      </w:r>
    </w:p>
    <w:p w14:paraId="4726B6AA">
      <w:r>
        <w:t>Payment 1: ???</w:t>
      </w:r>
    </w:p>
    <w:p w14:paraId="333A8155">
      <w:pPr>
        <w:rPr>
          <w:b/>
          <w:bCs/>
        </w:rPr>
      </w:pPr>
      <w:r>
        <w:rPr>
          <w:b/>
          <w:bCs/>
        </w:rPr>
        <w:t>Deliverable 1</w:t>
      </w:r>
    </w:p>
    <w:p w14:paraId="66807118">
      <w:r>
        <w:rPr>
          <w:b/>
          <w:bCs/>
        </w:rPr>
        <w:t>Features</w:t>
      </w:r>
    </w:p>
    <w:p w14:paraId="687F900A">
      <w:pPr>
        <w:numPr>
          <w:ilvl w:val="0"/>
          <w:numId w:val="8"/>
        </w:numPr>
      </w:pPr>
      <w:r>
        <w:t>R1: List the camera (UVC, realsense) connected to the PC</w:t>
      </w:r>
    </w:p>
    <w:p w14:paraId="00C5C62C">
      <w:r>
        <w:t>R2: List and Change the camera configuration (framerate/fps, resolution, data format)</w:t>
      </w:r>
    </w:p>
    <w:p w14:paraId="3E504719">
      <w:r>
        <w:t>R3: Can stream multiple cameras (at least 2)</w:t>
      </w:r>
    </w:p>
    <w:p w14:paraId="28C45E01">
      <w:r>
        <w:t>R4: User can choose the folder to save and naming prefix (cam1, cam2, m, r)</w:t>
      </w:r>
    </w:p>
    <w:p w14:paraId="10571C17">
      <w:r>
        <w:t>R5: Selectable (arming) which camera to record</w:t>
      </w:r>
    </w:p>
    <w:p w14:paraId="78DD5C05">
      <w:r>
        <w:t>R6: Single record button that will record all armed cameras</w:t>
      </w:r>
    </w:p>
    <w:p w14:paraId="5F201876">
      <w:r>
        <w:rPr>
          <w:b/>
          <w:bCs/>
        </w:rPr>
        <w:t>Task break down</w:t>
      </w:r>
    </w:p>
    <w:p w14:paraId="6D574F64">
      <w:pPr>
        <w:numPr>
          <w:ilvl w:val="0"/>
          <w:numId w:val="9"/>
        </w:numPr>
      </w:pPr>
      <w:r>
        <w:t>Use pyrealsense2 to stream and record the realsense camera and basic configuration</w:t>
      </w:r>
    </w:p>
    <w:p w14:paraId="498D9814">
      <w:pPr>
        <w:rPr>
          <w:b/>
          <w:bCs/>
        </w:rPr>
      </w:pPr>
      <w:r>
        <w:rPr>
          <w:b/>
          <w:bCs/>
        </w:rPr>
        <w:t>Deliverable 2</w:t>
      </w:r>
    </w:p>
    <w:p w14:paraId="58100EB5">
      <w:r>
        <w:rPr>
          <w:b/>
          <w:bCs/>
        </w:rPr>
        <w:t>Features</w:t>
      </w:r>
    </w:p>
    <w:p w14:paraId="7B110E9E">
      <w:pPr>
        <w:numPr>
          <w:ilvl w:val="0"/>
          <w:numId w:val="10"/>
        </w:numPr>
      </w:pPr>
      <w:r>
        <w:t>R8: When the recording is saved, has a pop-up to ask if the user want to review the footage (message disaapear in 5 seconds)</w:t>
      </w:r>
    </w:p>
    <w:p w14:paraId="586AAD92">
      <w:r>
        <w:t>R9: Can browse and playback video</w:t>
      </w:r>
    </w:p>
    <w:p w14:paraId="0F91A2B8">
      <w:r>
        <w:t>R10: Has export feature to convert from .bag and .bd3 to mp4 with h264 or h265</w:t>
      </w:r>
    </w:p>
    <w:p w14:paraId="611C16CD"/>
    <w:p w14:paraId="12D7D29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C27B8"/>
    <w:multiLevelType w:val="multilevel"/>
    <w:tmpl w:val="05BC2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592F63"/>
    <w:multiLevelType w:val="multilevel"/>
    <w:tmpl w:val="0D592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7A03A7D"/>
    <w:multiLevelType w:val="multilevel"/>
    <w:tmpl w:val="37A03A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E55522C"/>
    <w:multiLevelType w:val="multilevel"/>
    <w:tmpl w:val="4E5552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5334972"/>
    <w:multiLevelType w:val="multilevel"/>
    <w:tmpl w:val="55334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84D18DC"/>
    <w:multiLevelType w:val="multilevel"/>
    <w:tmpl w:val="684D1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BC7724D"/>
    <w:multiLevelType w:val="multilevel"/>
    <w:tmpl w:val="6BC772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CC2122E"/>
    <w:multiLevelType w:val="multilevel"/>
    <w:tmpl w:val="6CC21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6CD63FB"/>
    <w:multiLevelType w:val="multilevel"/>
    <w:tmpl w:val="76CD6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DFE480B"/>
    <w:multiLevelType w:val="multilevel"/>
    <w:tmpl w:val="7DFE4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9"/>
  </w:num>
  <w:num w:numId="5">
    <w:abstractNumId w:val="2"/>
  </w:num>
  <w:num w:numId="6">
    <w:abstractNumId w:val="0"/>
  </w:num>
  <w:num w:numId="7">
    <w:abstractNumId w:val="3"/>
  </w:num>
  <w:num w:numId="8">
    <w:abstractNumId w:val="1"/>
  </w:num>
  <w:num w:numId="9">
    <w:abstractNumId w:val="8"/>
  </w:num>
  <w:num w:numId="10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Unknown">
    <w15:presenceInfo w15:providerId="None" w15:userId="Unknow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ED4"/>
    <w:rsid w:val="000E7ED4"/>
    <w:rsid w:val="00670A59"/>
    <w:rsid w:val="008A0950"/>
    <w:rsid w:val="00DF7B8B"/>
    <w:rsid w:val="00FB4AC2"/>
    <w:rsid w:val="21EC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545</Words>
  <Characters>2981</Characters>
  <Lines>42</Lines>
  <Paragraphs>11</Paragraphs>
  <TotalTime>1</TotalTime>
  <ScaleCrop>false</ScaleCrop>
  <LinksUpToDate>false</LinksUpToDate>
  <CharactersWithSpaces>3495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2026-07-18T15:58:00Z</dcterms:created>
  <dc:creator>Han Ni aung</dc:creator>
  <cp:lastModifiedBy>Han ni Aung</cp:lastModifiedBy>
  <dcterms:modified xsi:type="dcterms:W3CDTF">2026-07-18T16:00:31Z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7AF0818CC1CF4D10AD8EFD1A3DEB3B25_13</vt:lpwstr>
  </property>
</Properties>
</file>